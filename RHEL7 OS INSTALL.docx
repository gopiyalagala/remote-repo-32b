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11"/>
      </w:sdtPr>
      <w:sdtContent>
        <w:p w:rsidR="00000000" w:rsidDel="00000000" w:rsidP="00000000" w:rsidRDefault="00000000" w:rsidRPr="00000000" w14:paraId="00000001">
          <w:pPr>
            <w:rPr>
              <w:ins w:author="Mr Greens Thoughts" w:id="8" w:date="2022-08-28T03:05:49Z"/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PrChange w:author="Haraprasad Nayak" w:id="9" w:date="2022-10-26T19:08:35Z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</w:rPrChange>
            </w:rPr>
            <w:pPrChange w:author="Haraprasad Nayak" w:id="0" w:date="2022-10-26T19:08:35Z">
              <w:pPr>
                <w:ind w:firstLine="720"/>
              </w:pPr>
            </w:pPrChange>
          </w:pPr>
          <w:sdt>
            <w:sdtPr>
              <w:tag w:val="goog_rdk_1"/>
            </w:sdtPr>
            <w:sdtContent>
              <w:ins w:author="mohanreddy kotha" w:id="2" w:date="2022-11-07T12:12:26Z"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++</w:t>
                </w:r>
              </w:ins>
            </w:sdtContent>
          </w:sdt>
          <w:sdt>
            <w:sdtPr>
              <w:tag w:val="goog_rdk_2"/>
            </w:sdtPr>
            <w:sdtContent>
              <w:ins w:author="Bhagya Bhagi" w:id="3" w:date="2022-08-28T02:37:52Z"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</w:ins>
            </w:sdtContent>
          </w:sdt>
          <w:sdt>
            <w:sdtPr>
              <w:tag w:val="goog_rdk_3"/>
            </w:sdtPr>
            <w:sdtContent>
              <w:ins w:author="BIJAY KUMAR" w:id="4" w:date="2022-07-16T12:51:55Z"/>
              <w:sdt>
                <w:sdtPr>
                  <w:tag w:val="goog_rdk_4"/>
                </w:sdtPr>
                <w:sdtContent>
                  <w:ins w:author="BIJAY KUMAR" w:id="4" w:date="2022-07-16T12:51:55Z">
                    <w:r w:rsidDel="00000000" w:rsidR="00000000" w:rsidRPr="00000000">
                      <w:rPr>
                        <w:rFonts w:ascii="Arial" w:cs="Arial" w:eastAsia="Arial" w:hAnsi="Arial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  <w:rtl w:val="0"/>
                        <w:rPrChange w:author="Naresh Erukonda" w:id="5" w:date="2022-08-01T10:29:03Z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+</w:t>
                    </w:r>
                  </w:ins>
                </w:sdtContent>
              </w:sdt>
              <w:ins w:author="BIJAY KUMAR" w:id="4" w:date="2022-07-16T12:51:55Z"/>
            </w:sdtContent>
          </w:sdt>
          <w:sdt>
            <w:sdtPr>
              <w:tag w:val="goog_rdk_5"/>
            </w:sdtPr>
            <w:sdtContent>
              <w:ins w:author="Jay S" w:id="6" w:date="2022-03-22T09:06:49Z"/>
              <w:sdt>
                <w:sdtPr>
                  <w:tag w:val="goog_rdk_6"/>
                </w:sdtPr>
                <w:sdtContent>
                  <w:ins w:author="Jay S" w:id="6" w:date="2022-03-22T09:06:49Z">
                    <w:r w:rsidDel="00000000" w:rsidR="00000000" w:rsidRPr="00000000">
                      <w:rPr>
                        <w:rFonts w:ascii="Arial" w:cs="Arial" w:eastAsia="Arial" w:hAnsi="Arial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  <w:rtl w:val="0"/>
                        <w:rPrChange w:author="Naresh Erukonda" w:id="5" w:date="2022-08-01T10:29:03Z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</w:t>
                    </w:r>
                  </w:ins>
                </w:sdtContent>
              </w:sdt>
              <w:ins w:author="Jay S" w:id="6" w:date="2022-03-22T09:06:49Z"/>
            </w:sdtContent>
          </w:sdt>
          <w:sdt>
            <w:sdtPr>
              <w:tag w:val="goog_rdk_7"/>
            </w:sdtPr>
            <w:sdtContent>
              <w:ins w:author="Manjunath Reddy99" w:id="7" w:date="2022-05-03T13:03:26Z"/>
              <w:sdt>
                <w:sdtPr>
                  <w:tag w:val="goog_rdk_8"/>
                </w:sdtPr>
                <w:sdtContent>
                  <w:ins w:author="Manjunath Reddy99" w:id="7" w:date="2022-05-03T13:03:26Z">
                    <w:r w:rsidDel="00000000" w:rsidR="00000000" w:rsidRPr="00000000">
                      <w:rPr>
                        <w:rFonts w:ascii="Arial" w:cs="Arial" w:eastAsia="Arial" w:hAnsi="Arial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baseline"/>
                        <w:rtl w:val="0"/>
                        <w:rPrChange w:author="Naresh Erukonda" w:id="5" w:date="2022-08-01T10:29:03Z">
                          <w:rPr>
                            <w:rFonts w:ascii="Arial" w:cs="Arial" w:eastAsia="Arial" w:hAnsi="Arial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Lqp</w:t>
                    </w:r>
                  </w:ins>
                </w:sdtContent>
              </w:sdt>
              <w:ins w:author="Manjunath Reddy99" w:id="7" w:date="2022-05-03T13:03:26Z"/>
            </w:sdtContent>
          </w:sdt>
          <w:sdt>
            <w:sdtPr>
              <w:tag w:val="goog_rdk_9"/>
            </w:sdtPr>
            <w:sdtContent>
              <w:ins w:author="Mr Greens Thoughts" w:id="8" w:date="2022-08-28T03:05:49Z"/>
              <w:sdt>
                <w:sdtPr>
                  <w:tag w:val="goog_rdk_10"/>
                </w:sdtPr>
                <w:sdtContent>
                  <w:ins w:author="Mr Greens Thoughts" w:id="8" w:date="2022-08-28T03:05:49Z">
                    <w:r w:rsidDel="00000000" w:rsidR="00000000" w:rsidRPr="00000000">
                      <w:rPr>
                        <w:rtl w:val="0"/>
                      </w:rPr>
                    </w:r>
                  </w:ins>
                </w:sdtContent>
              </w:sdt>
              <w:ins w:author="Mr Greens Thoughts" w:id="8" w:date="2022-08-28T03:05:49Z"/>
            </w:sdtContent>
          </w:sdt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02">
          <w:pPr>
            <w:ind w:firstLine="720"/>
            <w:rPr/>
            <w:pPrChange w:author="Nitin Bambal" w:id="0" w:date="2022-01-31T14:14:39Z">
              <w:pPr/>
            </w:pPrChange>
          </w:pPr>
          <w:r w:rsidDel="00000000" w:rsidR="00000000" w:rsidRPr="00000000">
            <w:rPr/>
            <w:drawing>
              <wp:inline distB="0" distT="0" distL="0" distR="0">
                <wp:extent cx="5943600" cy="3342133"/>
                <wp:effectExtent b="0" l="0" r="0" t="0"/>
                <wp:docPr id="188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213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03">
      <w:pPr>
        <w:rPr/>
      </w:pPr>
      <w:sdt>
        <w:sdtPr>
          <w:tag w:val="goog_rdk_14"/>
        </w:sdtPr>
        <w:sdtContent>
          <w:ins w:author="KODURI PRADEEP KUMAR" w:id="11" w:date="2022-12-16T13:58:45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14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sdt>
        <w:sdtPr>
          <w:tag w:val="goog_rdk_15"/>
        </w:sdtPr>
        <w:sdtContent>
          <w:del w:author="Kiran" w:id="12" w:date="2022-07-28T03:01:09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190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del>
        </w:sdtContent>
      </w:sdt>
      <w:sdt>
        <w:sdtPr>
          <w:tag w:val="goog_rdk_16"/>
        </w:sdtPr>
        <w:sdtContent>
          <w:ins w:author="siva G" w:id="13" w:date="2022-03-03T04:32:23Z">
            <w:r w:rsidDel="00000000" w:rsidR="00000000" w:rsidRPr="00000000">
              <w:rPr>
                <w:rtl w:val="0"/>
              </w:rPr>
              <w:t xml:space="preserve">9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sdt>
        <w:sdtPr>
          <w:tag w:val="goog_rdk_18"/>
        </w:sdtPr>
        <w:sdtContent>
          <w:del w:author="heart_stealer Mahendra 143" w:id="14" w:date="2022-04-28T13:17:15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18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del>
        </w:sdtContent>
      </w:sdt>
      <w:sdt>
        <w:sdtPr>
          <w:tag w:val="goog_rdk_19"/>
        </w:sdtPr>
        <w:sdtContent>
          <w:ins w:author="siva G" w:id="15" w:date="2022-03-03T04:32:25Z">
            <w:r w:rsidDel="00000000" w:rsidR="00000000" w:rsidRPr="00000000">
              <w:rPr>
                <w:rtl w:val="0"/>
              </w:rPr>
              <w:t xml:space="preserve">-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sdt>
        <w:sdtPr>
          <w:tag w:val="goog_rdk_22"/>
        </w:sdtPr>
        <w:sdtContent>
          <w:ins w:author="Sara Sultana" w:id="16" w:date="2022-07-09T18:50:17Z">
            <w:sdt>
              <w:sdtPr>
                <w:tag w:val="goog_rdk_23"/>
              </w:sdtPr>
              <w:sdtContent>
                <w:del w:author="mubasshir sheikh" w:id="17" w:date="2022-12-24T17:02:46Z">
                  <w:r w:rsidDel="00000000" w:rsidR="00000000" w:rsidRPr="00000000">
                    <w:rPr>
                      <w:rtl w:val="0"/>
                    </w:rPr>
                    <w:delText xml:space="preserve">https://instagra</w:delText>
                  </w:r>
                </w:del>
              </w:sdtContent>
            </w:sdt>
            <w:r w:rsidDel="00000000" w:rsidR="00000000" w:rsidRPr="00000000">
              <w:rPr>
                <w:rtl w:val="0"/>
              </w:rPr>
              <w:t xml:space="preserve">m.com/stories/mahir.a1483/2871494900221593886?utm_source=ig_story_item_share&amp;igshid=MDJmNzVkMjY=</w:t>
            </w:r>
          </w:ins>
        </w:sdtContent>
      </w:sdt>
      <w:sdt>
        <w:sdtPr>
          <w:tag w:val="goog_rdk_24"/>
        </w:sdtPr>
        <w:sdtContent>
          <w:ins w:author="mubasshir sheikh" w:id="17" w:date="2022-12-24T17:02:46Z"/>
          <w:sdt>
            <w:sdtPr>
              <w:tag w:val="goog_rdk_25"/>
            </w:sdtPr>
            <w:sdtContent>
              <w:ins w:author="mubasshir sheikh" w:id="17" w:date="2022-12-24T17:02:46Z">
                <w:r w:rsidDel="00000000" w:rsidR="00000000" w:rsidRPr="00000000">
                  <w:rPr>
                    <w:rtl w:val="0"/>
                    <w:rPrChange w:author="Sara Sultana" w:id="18" w:date="2022-07-09T18:50:17Z">
                      <w:rPr/>
                    </w:rPrChange>
                  </w:rPr>
                  <w:t xml:space="preserve">https://instagra</w:t>
                </w:r>
              </w:ins>
            </w:sdtContent>
          </w:sdt>
          <w:ins w:author="mubasshir sheikh" w:id="17" w:date="2022-12-24T17:02:46Z"/>
        </w:sdtContent>
      </w:sdt>
      <w:sdt>
        <w:sdtPr>
          <w:tag w:val="goog_rdk_26"/>
        </w:sdtPr>
        <w:sdtContent>
          <w:del w:author="Sara Sultana" w:id="16" w:date="2022-07-09T18:50:17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19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del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9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9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sdt>
        <w:sdtPr>
          <w:tag w:val="goog_rdk_28"/>
        </w:sdtPr>
        <w:sdtContent>
          <w:ins w:author="Jay S" w:id="19" w:date="2022-03-22T09:21:49Z">
            <w:r w:rsidDel="00000000" w:rsidR="00000000" w:rsidRPr="00000000">
              <w:rPr>
                <w:rtl w:val="0"/>
              </w:rPr>
              <w:t xml:space="preserve"> </w:t>
            </w:r>
          </w:ins>
        </w:sdtContent>
      </w:sdt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9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sdt>
        <w:sdtPr>
          <w:tag w:val="goog_rdk_29"/>
        </w:sdtPr>
        <w:sdtContent>
          <w:ins w:author="Arjuna N Gudimetal" w:id="20" w:date="2022-03-24T19:28:27Z">
            <w:r w:rsidDel="00000000" w:rsidR="00000000" w:rsidRPr="00000000">
              <w:rPr>
                <w:rtl w:val="0"/>
              </w:rPr>
              <w:t xml:space="preserve">d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9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9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sdt>
        <w:sdtPr>
          <w:tag w:val="goog_rdk_31"/>
        </w:sdtPr>
        <w:sdtContent>
          <w:ins w:author="netaji ghorwade" w:id="21" w:date="2022-04-23T15:10:35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178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20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sdt>
        <w:sdtPr>
          <w:tag w:val="goog_rdk_33"/>
        </w:sdtPr>
        <w:sdtContent>
          <w:ins w:author="Priyabrata Sahoo" w:id="22" w:date="2022-07-15T16:16:48Z">
            <w:r w:rsidDel="00000000" w:rsidR="00000000" w:rsidRPr="00000000">
              <w:rPr>
                <w:rtl w:val="0"/>
              </w:rPr>
              <w:t xml:space="preserve">07</w:t>
            </w:r>
          </w:ins>
        </w:sdtContent>
      </w:sdt>
      <w:sdt>
        <w:sdtPr>
          <w:tag w:val="goog_rdk_34"/>
        </w:sdtPr>
        <w:sdtContent>
          <w:del w:author="MD AMINUL SAIFALI" w:id="23" w:date="2022-04-03T02:41:46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19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del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sdt>
        <w:sdtPr>
          <w:tag w:val="goog_rdk_36"/>
        </w:sdtPr>
        <w:sdtContent>
          <w:ins w:author="MD AMINUL SAIFALI" w:id="23" w:date="2022-04-03T02:41:46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15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9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20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20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20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20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20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20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sdt>
        <w:sdtPr>
          <w:tag w:val="goog_rdk_38"/>
        </w:sdtPr>
        <w:sdtContent>
          <w:del w:author="netaji ghorwade" w:id="21" w:date="2022-04-23T15:10:35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20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del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20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40"/>
      </w:sdtPr>
      <w:sdtContent>
        <w:p w:rsidR="00000000" w:rsidDel="00000000" w:rsidP="00000000" w:rsidRDefault="00000000" w:rsidRPr="00000000" w14:paraId="00000017">
          <w:pPr>
            <w:ind w:hanging="1350"/>
            <w:rPr/>
            <w:pPrChange w:author="jayarakesh nemani" w:id="0" w:date="2022-09-26T14:06:16Z">
              <w:pPr/>
            </w:pPrChange>
          </w:pPr>
          <w:r w:rsidDel="00000000" w:rsidR="00000000" w:rsidRPr="00000000">
            <w:rPr/>
            <w:drawing>
              <wp:inline distB="0" distT="0" distL="0" distR="0">
                <wp:extent cx="5943600" cy="3342133"/>
                <wp:effectExtent b="0" l="0" r="0" t="0"/>
                <wp:docPr id="17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213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sdt>
            <w:sdtPr>
              <w:tag w:val="goog_rdk_39"/>
            </w:sdtPr>
            <w:sdtContent>
              <w:ins w:author="Arjuna N Gudimetal" w:id="24" w:date="2022-04-13T14:22:29Z">
                <w:r w:rsidDel="00000000" w:rsidR="00000000" w:rsidRPr="00000000">
                  <w:rPr>
                    <w:rtl w:val="0"/>
                  </w:rPr>
                  <w:t xml:space="preserve">+</w:t>
                  <w:tab/>
                  <w:tab/>
                  <w:tab/>
                  <w:tab/>
                  <w:tab/>
                  <w:tab/>
                </w:r>
              </w:ins>
            </w:sdtContent>
          </w:sdt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7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7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44"/>
      </w:sdtPr>
      <w:sdtContent>
        <w:p w:rsidR="00000000" w:rsidDel="00000000" w:rsidP="00000000" w:rsidRDefault="00000000" w:rsidRPr="00000000" w14:paraId="0000001A">
          <w:pPr>
            <w:ind w:left="-360" w:firstLine="0"/>
            <w:rPr>
              <w:del w:author="Srikanth Dq" w:id="27" w:date="2022-11-15T11:34:48Z"/>
            </w:rPr>
            <w:pPrChange w:author="Sayyed Yazdani" w:id="0" w:date="2022-02-05T12:44:04Z">
              <w:pPr/>
            </w:pPrChange>
          </w:pPr>
          <w:sdt>
            <w:sdtPr>
              <w:tag w:val="goog_rdk_42"/>
            </w:sdtPr>
            <w:sdtContent>
              <w:del w:author="Toufik Speaks" w:id="26" w:date="2022-09-04T03:33:33Z">
                <w:r w:rsidDel="00000000" w:rsidR="00000000" w:rsidRPr="00000000">
                  <w:rPr/>
                  <w:drawing>
                    <wp:inline distB="0" distT="0" distL="0" distR="0">
                      <wp:extent cx="5943600" cy="3342133"/>
                      <wp:effectExtent b="0" l="0" r="0" t="0"/>
                      <wp:docPr id="180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3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213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sdtContent>
          </w:sdt>
          <w:sdt>
            <w:sdtPr>
              <w:tag w:val="goog_rdk_43"/>
            </w:sdtPr>
            <w:sdtContent>
              <w:del w:author="Srikanth Dq" w:id="27" w:date="2022-11-15T11:34:48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5"/>
      </w:sdtPr>
      <w:sdtContent>
        <w:p w:rsidR="00000000" w:rsidDel="00000000" w:rsidP="00000000" w:rsidRDefault="00000000" w:rsidRPr="00000000" w14:paraId="0000001B">
          <w:pPr>
            <w:ind w:left="-360" w:firstLine="0"/>
            <w:rPr/>
            <w:pPrChange w:author="Srikanth Dq" w:id="0" w:date="2022-11-15T11:34:48Z">
              <w:pPr/>
            </w:pPrChange>
          </w:pPr>
          <w:r w:rsidDel="00000000" w:rsidR="00000000" w:rsidRPr="00000000">
            <w:rPr/>
            <w:drawing>
              <wp:inline distB="0" distT="0" distL="0" distR="0">
                <wp:extent cx="5943600" cy="3342133"/>
                <wp:effectExtent b="0" l="0" r="0" t="0"/>
                <wp:docPr id="18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213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8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8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8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8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48"/>
      </w:sdtPr>
      <w:sdtContent>
        <w:p w:rsidR="00000000" w:rsidDel="00000000" w:rsidP="00000000" w:rsidRDefault="00000000" w:rsidRPr="00000000" w14:paraId="00000020">
          <w:pPr>
            <w:rPr>
              <w:ins w:author="Sayyed Yazdani" w:id="30" w:date="2022-02-05T12:42:24Z"/>
            </w:rPr>
          </w:pPr>
          <w:sdt>
            <w:sdtPr>
              <w:tag w:val="goog_rdk_47"/>
            </w:sdtPr>
            <w:sdtContent>
              <w:ins w:author="Sayyed Yazdani" w:id="30" w:date="2022-02-05T12:42:24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21">
          <w:pPr>
            <w:rPr>
              <w:del w:author="Sayyed Yazdani" w:id="30" w:date="2022-02-05T12:42:24Z"/>
            </w:rPr>
          </w:pPr>
          <w:r w:rsidDel="00000000" w:rsidR="00000000" w:rsidRPr="00000000">
            <w:rPr/>
            <w:drawing>
              <wp:inline distB="0" distT="0" distL="0" distR="0">
                <wp:extent cx="5943600" cy="3342133"/>
                <wp:effectExtent b="0" l="0" r="0" t="0"/>
                <wp:docPr id="18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213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sdt>
            <w:sdtPr>
              <w:tag w:val="goog_rdk_49"/>
            </w:sdtPr>
            <w:sdtContent>
              <w:del w:author="Sayyed Yazdani" w:id="30" w:date="2022-02-05T12:42:24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6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6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53"/>
      </w:sdtPr>
      <w:sdtContent>
        <w:p w:rsidR="00000000" w:rsidDel="00000000" w:rsidP="00000000" w:rsidRDefault="00000000" w:rsidRPr="00000000" w14:paraId="00000025">
          <w:pPr>
            <w:rPr>
              <w:del w:author="Toufik Speaks" w:id="31" w:date="2022-09-04T03:41:01Z"/>
            </w:rPr>
          </w:pPr>
          <w:sdt>
            <w:sdtPr>
              <w:tag w:val="goog_rdk_52"/>
            </w:sdtPr>
            <w:sdtContent>
              <w:del w:author="Toufik Speaks" w:id="31" w:date="2022-09-04T03:41:01Z">
                <w:r w:rsidDel="00000000" w:rsidR="00000000" w:rsidRPr="00000000">
                  <w:rPr/>
                  <w:drawing>
                    <wp:inline distB="0" distT="0" distL="0" distR="0">
                      <wp:extent cx="5943600" cy="3342133"/>
                      <wp:effectExtent b="0" l="0" r="0" t="0"/>
                      <wp:docPr id="163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4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213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26">
          <w:pPr>
            <w:rPr>
              <w:del w:author="Toufik Speaks" w:id="31" w:date="2022-09-04T03:41:01Z"/>
            </w:rPr>
          </w:pPr>
          <w:sdt>
            <w:sdtPr>
              <w:tag w:val="goog_rdk_54"/>
            </w:sdtPr>
            <w:sdtContent>
              <w:del w:author="Toufik Speaks" w:id="31" w:date="2022-09-04T03:41:01Z">
                <w:r w:rsidDel="00000000" w:rsidR="00000000" w:rsidRPr="00000000">
                  <w:rPr/>
                  <w:drawing>
                    <wp:inline distB="0" distT="0" distL="0" distR="0">
                      <wp:extent cx="5943600" cy="3342133"/>
                      <wp:effectExtent b="0" l="0" r="0" t="0"/>
                      <wp:docPr id="164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4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213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p w:rsidR="00000000" w:rsidDel="00000000" w:rsidP="00000000" w:rsidRDefault="00000000" w:rsidRPr="00000000" w14:paraId="00000027">
      <w:pPr>
        <w:rPr/>
      </w:pPr>
      <w:sdt>
        <w:sdtPr>
          <w:tag w:val="goog_rdk_56"/>
        </w:sdtPr>
        <w:sdtContent>
          <w:del w:author="Toufik Speaks" w:id="31" w:date="2022-09-04T03:41:01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16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del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sdt>
        <w:sdtPr>
          <w:tag w:val="goog_rdk_58"/>
        </w:sdtPr>
        <w:sdtContent>
          <w:del w:author="Raheel Hamza" w:id="32" w:date="2022-12-24T09:51:27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16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del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sdt>
        <w:sdtPr>
          <w:tag w:val="goog_rdk_60"/>
        </w:sdtPr>
        <w:sdtContent>
          <w:del w:author="Toufik Speaks" w:id="33" w:date="2022-09-04T03:49:57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16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del>
        </w:sdtContent>
      </w:sdt>
      <w:r w:rsidDel="00000000" w:rsidR="00000000" w:rsidRPr="00000000">
        <w:rPr>
          <w:rtl w:val="0"/>
        </w:rPr>
      </w:r>
    </w:p>
    <w:sdt>
      <w:sdtPr>
        <w:tag w:val="goog_rdk_61"/>
      </w:sdtPr>
      <w:sdtContent>
        <w:p w:rsidR="00000000" w:rsidDel="00000000" w:rsidP="00000000" w:rsidRDefault="00000000" w:rsidRPr="00000000" w14:paraId="0000002A">
          <w:pPr>
            <w:ind w:firstLine="720"/>
            <w:rPr/>
            <w:pPrChange w:author="Arjuna N Gudimetal" w:id="0" w:date="2022-04-13T14:23:14Z">
              <w:pPr/>
            </w:pPrChange>
          </w:pPr>
          <w:r w:rsidDel="00000000" w:rsidR="00000000" w:rsidRPr="00000000">
            <w:rPr/>
            <w:drawing>
              <wp:inline distB="0" distT="0" distL="0" distR="0">
                <wp:extent cx="5943600" cy="3342133"/>
                <wp:effectExtent b="0" l="0" r="0" t="0"/>
                <wp:docPr id="16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4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213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2B">
      <w:pPr>
        <w:rPr/>
      </w:pPr>
      <w:sdt>
        <w:sdtPr>
          <w:tag w:val="goog_rdk_63"/>
        </w:sdtPr>
        <w:sdtContent>
          <w:del w:author="Raheel Hamza" w:id="35" w:date="2022-12-24T09:49:42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17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del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sdt>
        <w:sdtPr>
          <w:tag w:val="goog_rdk_65"/>
        </w:sdtPr>
        <w:sdtContent>
          <w:del w:author="Toufik Speaks" w:id="36" w:date="2022-09-04T05:23:23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15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del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5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943600" cy="3342133"/>
            <wp:effectExtent b="0" l="0" r="0" t="0"/>
            <wp:docPr id="15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sdt>
        <w:sdtPr>
          <w:tag w:val="goog_rdk_67"/>
        </w:sdtPr>
        <w:sdtContent>
          <w:del w:author="Raheel Hamza" w:id="37" w:date="2022-12-24T09:49:19Z">
            <w:r w:rsidDel="00000000" w:rsidR="00000000" w:rsidRPr="00000000">
              <w:rPr/>
              <w:drawing>
                <wp:inline distB="0" distT="0" distL="0" distR="0">
                  <wp:extent cx="5943600" cy="3342133"/>
                  <wp:effectExtent b="0" l="0" r="0" t="0"/>
                  <wp:docPr id="15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del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900" w:header="720" w:footer="720"/>
      <w:pgNumType w:start="1"/>
      <w:sectPrChange w:author="Arabinda Bhoin" w:id="0" w:date="2022-02-23T07:43:08Z">
        <w:sectPr w:rsidR="000000" w:rsidDel="000000" w:rsidRPr="000000" w:rsidSect="000000">
          <w:pgMar w:bottom="1440" w:top="1440" w:left="1440" w:right="1440" w:header="720" w:footer="720"/>
          <w:pgNumType w:start="1"/>
          <w:pgSz w:h="15840" w:w="12240" w:orient="portrait"/>
        </w:sectPr>
      </w:sectPrChange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B4975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F1CDA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F1CDA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12.png"/><Relationship Id="rId41" Type="http://schemas.openxmlformats.org/officeDocument/2006/relationships/image" Target="media/image3.png"/><Relationship Id="rId44" Type="http://schemas.openxmlformats.org/officeDocument/2006/relationships/image" Target="media/image2.png"/><Relationship Id="rId43" Type="http://schemas.openxmlformats.org/officeDocument/2006/relationships/image" Target="media/image6.png"/><Relationship Id="rId46" Type="http://schemas.openxmlformats.org/officeDocument/2006/relationships/image" Target="media/image19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9.png"/><Relationship Id="rId47" Type="http://schemas.openxmlformats.org/officeDocument/2006/relationships/image" Target="media/image18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2.png"/><Relationship Id="rId8" Type="http://schemas.openxmlformats.org/officeDocument/2006/relationships/image" Target="media/image1.png"/><Relationship Id="rId31" Type="http://schemas.openxmlformats.org/officeDocument/2006/relationships/image" Target="media/image15.png"/><Relationship Id="rId30" Type="http://schemas.openxmlformats.org/officeDocument/2006/relationships/image" Target="media/image28.png"/><Relationship Id="rId33" Type="http://schemas.openxmlformats.org/officeDocument/2006/relationships/image" Target="media/image38.png"/><Relationship Id="rId32" Type="http://schemas.openxmlformats.org/officeDocument/2006/relationships/image" Target="media/image20.png"/><Relationship Id="rId35" Type="http://schemas.openxmlformats.org/officeDocument/2006/relationships/image" Target="media/image27.png"/><Relationship Id="rId34" Type="http://schemas.openxmlformats.org/officeDocument/2006/relationships/image" Target="media/image21.png"/><Relationship Id="rId37" Type="http://schemas.openxmlformats.org/officeDocument/2006/relationships/image" Target="media/image24.png"/><Relationship Id="rId36" Type="http://schemas.openxmlformats.org/officeDocument/2006/relationships/image" Target="media/image41.png"/><Relationship Id="rId39" Type="http://schemas.openxmlformats.org/officeDocument/2006/relationships/image" Target="media/image8.png"/><Relationship Id="rId38" Type="http://schemas.openxmlformats.org/officeDocument/2006/relationships/image" Target="media/image4.png"/><Relationship Id="rId20" Type="http://schemas.openxmlformats.org/officeDocument/2006/relationships/image" Target="media/image33.png"/><Relationship Id="rId22" Type="http://schemas.openxmlformats.org/officeDocument/2006/relationships/image" Target="media/image36.png"/><Relationship Id="rId21" Type="http://schemas.openxmlformats.org/officeDocument/2006/relationships/image" Target="media/image45.png"/><Relationship Id="rId24" Type="http://schemas.openxmlformats.org/officeDocument/2006/relationships/image" Target="media/image42.png"/><Relationship Id="rId23" Type="http://schemas.openxmlformats.org/officeDocument/2006/relationships/image" Target="media/image39.png"/><Relationship Id="rId26" Type="http://schemas.openxmlformats.org/officeDocument/2006/relationships/image" Target="media/image40.png"/><Relationship Id="rId25" Type="http://schemas.openxmlformats.org/officeDocument/2006/relationships/image" Target="media/image44.png"/><Relationship Id="rId28" Type="http://schemas.openxmlformats.org/officeDocument/2006/relationships/image" Target="media/image17.png"/><Relationship Id="rId27" Type="http://schemas.openxmlformats.org/officeDocument/2006/relationships/image" Target="media/image43.png"/><Relationship Id="rId29" Type="http://schemas.openxmlformats.org/officeDocument/2006/relationships/image" Target="media/image23.png"/><Relationship Id="rId51" Type="http://schemas.openxmlformats.org/officeDocument/2006/relationships/image" Target="media/image14.png"/><Relationship Id="rId50" Type="http://schemas.openxmlformats.org/officeDocument/2006/relationships/image" Target="media/image10.png"/><Relationship Id="rId11" Type="http://schemas.openxmlformats.org/officeDocument/2006/relationships/image" Target="media/image29.png"/><Relationship Id="rId10" Type="http://schemas.openxmlformats.org/officeDocument/2006/relationships/image" Target="media/image5.png"/><Relationship Id="rId13" Type="http://schemas.openxmlformats.org/officeDocument/2006/relationships/image" Target="media/image34.png"/><Relationship Id="rId12" Type="http://schemas.openxmlformats.org/officeDocument/2006/relationships/image" Target="media/image25.png"/><Relationship Id="rId15" Type="http://schemas.openxmlformats.org/officeDocument/2006/relationships/image" Target="media/image35.png"/><Relationship Id="rId14" Type="http://schemas.openxmlformats.org/officeDocument/2006/relationships/image" Target="media/image37.png"/><Relationship Id="rId17" Type="http://schemas.openxmlformats.org/officeDocument/2006/relationships/image" Target="media/image22.png"/><Relationship Id="rId16" Type="http://schemas.openxmlformats.org/officeDocument/2006/relationships/image" Target="media/image26.png"/><Relationship Id="rId19" Type="http://schemas.openxmlformats.org/officeDocument/2006/relationships/image" Target="media/image11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D8vHEF0wPooT72kBZKC0N0Ey5A==">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2019-11-27T06:00:00Z</dcterms:created>
  <dc:creator>imran shaik</dc:creator>
</cp:coreProperties>
</file>